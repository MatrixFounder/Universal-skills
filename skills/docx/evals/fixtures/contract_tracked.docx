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            Type="http://schemas.openxmlformats.org/officeDocument/2006/relationships/officeDocument"
                Target="word/document.xml"/>
</Relationships>
</file>

<file path=word/document.xml><?xml version="1.0" encoding="utf-8"?>
<w:document xmlns:w="http://schemas.openxmlformats.org/wordprocessingml/2006/main">
  <w:body>
    <w:p>
      <w:r>
        <w:t xml:space="preserve">Оплата производится </w:t>
      </w:r>
      <w:ins w:id="1" w:author="Alice" w:date="2026-04-24T09:00:00Z">
        <w:r>
          <w:t xml:space="preserve">в течение 10 рабочих дней </w:t>
        </w:r>
      </w:ins>
      <w:del w:id="1" w:author="Alice" w:date="2026-04-24T09:00:00Z">
        <w:r>
          <w:delText xml:space="preserve">немедленно </w:delText>
        </w:r>
      </w:del>
      <w:r>
        <w:t>после подписания акта.</w:t>
      </w:r>
    </w:p>
  </w:body>
</w:document>
</file>